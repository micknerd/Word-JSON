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standard paragraph.</w:t>
      </w:r>
    </w:p>
    <w:p>
      <w:r>
        <w:t>This paragraph has a comment.</w:t>
      </w:r>
      <w:commentRangeStart w:id="0"/>
      <w:r>
        <w:t>Check this.</w:t>
      </w:r>
      <w:commentRangeEnd w:id="0"/>
      <w:r>
        <w:commentReference w:id="0"/>
      </w:r>
    </w:p>
    <w:p>
      <w:r>
        <w:t>This line has </w:t>
      </w:r>
      <w:ins w:id="1" w:author="Author1" w:date="2023-01-01T10:00:00Z">
        <w:r>
          <w:t>inserted</w:t>
        </w:r>
      </w:ins>
      <w:del w:id="2" w:author="Author2" w:date="2023-01-01T10:00:00Z">
        <w:r>
          <w:delText>deleted</w:delText>
        </w:r>
      </w:del>
      <w:r>
        <w:t> text.</w:t>
      </w:r>
    </w:p>
  </w:body>
</w:document>
</file>

<file path=word/comments.xml><?xml version="1.0" encoding="utf-8"?>
<w:comments xmlns:w="http://schemas.openxmlformats.org/wordprocessingml/2006/main">
  <w:comment w:id="0" w:author="TestAuthor" w:date="2023-01-01T10:00:00Z" w:initials="TA">
    <w:p>
      <w:r>
        <w:t>This is a test comment.</w:t>
      </w:r>
    </w:p>
  </w:comment>
</w:comments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comments" Target="comments.xml"/>
</Relationships>
</file>